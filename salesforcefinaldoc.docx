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114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Name:G.Koushik</w:t>
      </w:r>
    </w:p>
    <w:p w:rsidR="00000000" w:rsidDel="00000000" w:rsidP="00000000" w:rsidRDefault="00000000" w:rsidRPr="00000000" w14:paraId="00000002">
      <w:pPr>
        <w:tabs>
          <w:tab w:val="left" w:leader="none" w:pos="114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Institution: </w:t>
      </w:r>
      <w:r w:rsidDel="00000000" w:rsidR="00000000" w:rsidRPr="00000000">
        <w:rPr>
          <w:rFonts w:ascii="Times New Roman" w:cs="Times New Roman" w:eastAsia="Times New Roman" w:hAnsi="Times New Roman"/>
          <w:sz w:val="28"/>
          <w:szCs w:val="28"/>
          <w:rtl w:val="0"/>
        </w:rPr>
        <w:t xml:space="preserve">Gayatri Vidya Parishad College of Engineering</w:t>
      </w:r>
      <w:r w:rsidDel="00000000" w:rsidR="00000000" w:rsidRPr="00000000">
        <w:rPr>
          <w:rtl w:val="0"/>
        </w:rPr>
      </w:r>
    </w:p>
    <w:p w:rsidR="00000000" w:rsidDel="00000000" w:rsidP="00000000" w:rsidRDefault="00000000" w:rsidRPr="00000000" w14:paraId="00000003">
      <w:pPr>
        <w:tabs>
          <w:tab w:val="left" w:leader="none" w:pos="114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EMail Id:</w:t>
      </w:r>
      <w:hyperlink r:id="rId7">
        <w:r w:rsidDel="00000000" w:rsidR="00000000" w:rsidRPr="00000000">
          <w:rPr>
            <w:rFonts w:ascii="Times New Roman" w:cs="Times New Roman" w:eastAsia="Times New Roman" w:hAnsi="Times New Roman"/>
            <w:b w:val="1"/>
            <w:color w:val="1155cc"/>
            <w:sz w:val="28"/>
            <w:szCs w:val="28"/>
            <w:u w:val="single"/>
            <w:rtl w:val="0"/>
          </w:rPr>
          <w:t xml:space="preserve">21131A1239@gvcpe.ac.in</w:t>
        </w:r>
      </w:hyperlink>
      <w:r w:rsidDel="00000000" w:rsidR="00000000" w:rsidRPr="00000000">
        <w:rPr>
          <w:rtl w:val="0"/>
        </w:rPr>
      </w:r>
    </w:p>
    <w:p w:rsidR="00000000" w:rsidDel="00000000" w:rsidP="00000000" w:rsidRDefault="00000000" w:rsidRPr="00000000" w14:paraId="00000004">
      <w:pPr>
        <w:tabs>
          <w:tab w:val="left" w:leader="none" w:pos="114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Title: A CRM Application to Manage the Services offered by an Institution</w:t>
      </w:r>
    </w:p>
    <w:p w:rsidR="00000000" w:rsidDel="00000000" w:rsidP="00000000" w:rsidRDefault="00000000" w:rsidRPr="00000000" w14:paraId="0000000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Project Overview</w:t>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focuses on developing and implementing EduConsultPro, a comprehensive Customer Relationship Management (CRM) solution built on the Salesforce platform. It addresses the challenges faced by EduConsultPro Institute in managing its student lifecycle, from initial inquiry to enrollment, ongoing support, and even post-graduation follow-up. The goal is to create a centralized, efficient, and scalable system to enhance operational efficiency, improve communication, and provide data-driven insights. This will lead to an improved experience for students and staff, fostering student success and supporting the long-term growth of the Institute.</w:t>
      </w:r>
    </w:p>
    <w:p w:rsidR="00000000" w:rsidDel="00000000" w:rsidP="00000000" w:rsidRDefault="00000000" w:rsidRPr="00000000" w14:paraId="0000000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Objectives</w:t>
      </w: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Business Goals:</w:t>
      </w:r>
      <w:r w:rsidDel="00000000" w:rsidR="00000000" w:rsidRPr="00000000">
        <w:rPr>
          <w:rtl w:val="0"/>
        </w:rPr>
      </w:r>
    </w:p>
    <w:p w:rsidR="00000000" w:rsidDel="00000000" w:rsidP="00000000" w:rsidRDefault="00000000" w:rsidRPr="00000000" w14:paraId="0000000A">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Enhance Student Onboarding: Streamline the application process for a smooth experience.</w:t>
      </w:r>
    </w:p>
    <w:p w:rsidR="00000000" w:rsidDel="00000000" w:rsidP="00000000" w:rsidRDefault="00000000" w:rsidRPr="00000000" w14:paraId="0000000B">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Optimize Appointment Scheduling: User-friendly system minimizing scheduling conflicts.</w:t>
      </w:r>
    </w:p>
    <w:p w:rsidR="00000000" w:rsidDel="00000000" w:rsidP="00000000" w:rsidRDefault="00000000" w:rsidRPr="00000000" w14:paraId="0000000C">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Improve Communication &amp; Collaboration: Seamless information sharing between stakeholders.</w:t>
      </w:r>
    </w:p>
    <w:p w:rsidR="00000000" w:rsidDel="00000000" w:rsidP="00000000" w:rsidRDefault="00000000" w:rsidRPr="00000000" w14:paraId="0000000D">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Boost Operational Efficiency: Automate tasks, reduce manual entry, and minimize errors.</w:t>
      </w:r>
    </w:p>
    <w:p w:rsidR="00000000" w:rsidDel="00000000" w:rsidP="00000000" w:rsidRDefault="00000000" w:rsidRPr="00000000" w14:paraId="0000000E">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Data-Driven Decision Making: Gather data on trends and performance for informed decisions.</w:t>
      </w:r>
    </w:p>
    <w:p w:rsidR="00000000" w:rsidDel="00000000" w:rsidP="00000000" w:rsidRDefault="00000000" w:rsidRPr="00000000" w14:paraId="0000000F">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Increase Student Enrollment and Retention: Positive student experience fostering engagement.</w:t>
      </w:r>
    </w:p>
    <w:p w:rsidR="00000000" w:rsidDel="00000000" w:rsidP="00000000" w:rsidRDefault="00000000" w:rsidRPr="00000000" w14:paraId="00000010">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Scalability and Future Growth: Adaptable solution for evolving institutional needs.</w:t>
      </w:r>
    </w:p>
    <w:p w:rsidR="00000000" w:rsidDel="00000000" w:rsidP="00000000" w:rsidRDefault="00000000" w:rsidRPr="00000000" w14:paraId="0000001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Specific Outcomes:</w:t>
      </w:r>
      <w:r w:rsidDel="00000000" w:rsidR="00000000" w:rsidRPr="00000000">
        <w:rPr>
          <w:rtl w:val="0"/>
        </w:rPr>
      </w:r>
    </w:p>
    <w:p w:rsidR="00000000" w:rsidDel="00000000" w:rsidP="00000000" w:rsidRDefault="00000000" w:rsidRPr="00000000" w14:paraId="00000012">
      <w:pPr>
        <w:numPr>
          <w:ilvl w:val="0"/>
          <w:numId w:val="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Functional Salesforce CRM application named "EduConsultPro."</w:t>
      </w:r>
    </w:p>
    <w:p w:rsidR="00000000" w:rsidDel="00000000" w:rsidP="00000000" w:rsidRDefault="00000000" w:rsidRPr="00000000" w14:paraId="00000013">
      <w:pPr>
        <w:numPr>
          <w:ilvl w:val="0"/>
          <w:numId w:val="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 objects (Course, Consultant, Student, Appointment, Registration, etc.) with defined fields.</w:t>
      </w:r>
    </w:p>
    <w:p w:rsidR="00000000" w:rsidDel="00000000" w:rsidP="00000000" w:rsidRDefault="00000000" w:rsidRPr="00000000" w14:paraId="00000014">
      <w:pPr>
        <w:numPr>
          <w:ilvl w:val="0"/>
          <w:numId w:val="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Multi-stage screen flows for student application, appointment scheduling, and case management.</w:t>
      </w:r>
    </w:p>
    <w:p w:rsidR="00000000" w:rsidDel="00000000" w:rsidP="00000000" w:rsidRDefault="00000000" w:rsidRPr="00000000" w14:paraId="00000015">
      <w:pPr>
        <w:numPr>
          <w:ilvl w:val="0"/>
          <w:numId w:val="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Apex triggers for welcome case creation, appointment confirmations, and data validation.</w:t>
      </w:r>
    </w:p>
    <w:p w:rsidR="00000000" w:rsidDel="00000000" w:rsidP="00000000" w:rsidRDefault="00000000" w:rsidRPr="00000000" w14:paraId="00000016">
      <w:pPr>
        <w:numPr>
          <w:ilvl w:val="0"/>
          <w:numId w:val="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User-friendly Lightning App interface with custom dashboards for easy navigation.</w:t>
      </w:r>
    </w:p>
    <w:p w:rsidR="00000000" w:rsidDel="00000000" w:rsidP="00000000" w:rsidRDefault="00000000" w:rsidRPr="00000000" w14:paraId="00000017">
      <w:pPr>
        <w:numPr>
          <w:ilvl w:val="0"/>
          <w:numId w:val="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Intuitive appointment approval process with notifications.</w:t>
      </w:r>
    </w:p>
    <w:p w:rsidR="00000000" w:rsidDel="00000000" w:rsidP="00000000" w:rsidRDefault="00000000" w:rsidRPr="00000000" w14:paraId="00000018">
      <w:pPr>
        <w:numPr>
          <w:ilvl w:val="0"/>
          <w:numId w:val="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Comprehensive testing (unit and user acceptance) and deployment.</w:t>
      </w:r>
    </w:p>
    <w:p w:rsidR="00000000" w:rsidDel="00000000" w:rsidP="00000000" w:rsidRDefault="00000000" w:rsidRPr="00000000" w14:paraId="00000019">
      <w:pPr>
        <w:numPr>
          <w:ilvl w:val="0"/>
          <w:numId w:val="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Ongoing maintenance and support.</w:t>
      </w:r>
    </w:p>
    <w:p w:rsidR="00000000" w:rsidDel="00000000" w:rsidP="00000000" w:rsidRDefault="00000000" w:rsidRPr="00000000" w14:paraId="0000001A">
      <w:pPr>
        <w:numPr>
          <w:ilvl w:val="0"/>
          <w:numId w:val="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Detailed documentation (data models, UI, logic, testing, training).</w:t>
      </w:r>
    </w:p>
    <w:p w:rsidR="00000000" w:rsidDel="00000000" w:rsidP="00000000" w:rsidRDefault="00000000" w:rsidRPr="00000000" w14:paraId="0000001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Salesforce Key Features and Concepts Utilized</w:t>
      </w:r>
      <w:r w:rsidDel="00000000" w:rsidR="00000000" w:rsidRPr="00000000">
        <w:rPr>
          <w:rtl w:val="0"/>
        </w:rPr>
      </w:r>
    </w:p>
    <w:p w:rsidR="00000000" w:rsidDel="00000000" w:rsidP="00000000" w:rsidRDefault="00000000" w:rsidRPr="00000000" w14:paraId="0000001C">
      <w:pPr>
        <w:numPr>
          <w:ilvl w:val="0"/>
          <w:numId w:val="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Custom Objects &amp; Fields:</w:t>
      </w:r>
      <w:r w:rsidDel="00000000" w:rsidR="00000000" w:rsidRPr="00000000">
        <w:rPr>
          <w:rFonts w:ascii="Times New Roman" w:cs="Times New Roman" w:eastAsia="Times New Roman" w:hAnsi="Times New Roman"/>
          <w:sz w:val="28"/>
          <w:szCs w:val="28"/>
          <w:rtl w:val="0"/>
        </w:rPr>
        <w:t xml:space="preserve"> Representing the institution's data model.</w:t>
      </w:r>
    </w:p>
    <w:p w:rsidR="00000000" w:rsidDel="00000000" w:rsidP="00000000" w:rsidRDefault="00000000" w:rsidRPr="00000000" w14:paraId="0000001D">
      <w:pPr>
        <w:numPr>
          <w:ilvl w:val="0"/>
          <w:numId w:val="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Relationships (Lookup &amp; Master-Detail):</w:t>
      </w:r>
      <w:r w:rsidDel="00000000" w:rsidR="00000000" w:rsidRPr="00000000">
        <w:rPr>
          <w:rFonts w:ascii="Times New Roman" w:cs="Times New Roman" w:eastAsia="Times New Roman" w:hAnsi="Times New Roman"/>
          <w:sz w:val="28"/>
          <w:szCs w:val="28"/>
          <w:rtl w:val="0"/>
        </w:rPr>
        <w:t xml:space="preserve"> Linking related data between objects.</w:t>
      </w:r>
    </w:p>
    <w:p w:rsidR="00000000" w:rsidDel="00000000" w:rsidP="00000000" w:rsidRDefault="00000000" w:rsidRPr="00000000" w14:paraId="0000001E">
      <w:pPr>
        <w:numPr>
          <w:ilvl w:val="0"/>
          <w:numId w:val="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Lightning App Builder:</w:t>
      </w:r>
      <w:r w:rsidDel="00000000" w:rsidR="00000000" w:rsidRPr="00000000">
        <w:rPr>
          <w:rFonts w:ascii="Times New Roman" w:cs="Times New Roman" w:eastAsia="Times New Roman" w:hAnsi="Times New Roman"/>
          <w:sz w:val="28"/>
          <w:szCs w:val="28"/>
          <w:rtl w:val="0"/>
        </w:rPr>
        <w:t xml:space="preserve"> Creating a tailored and intuitive user interface.</w:t>
      </w:r>
    </w:p>
    <w:p w:rsidR="00000000" w:rsidDel="00000000" w:rsidP="00000000" w:rsidRDefault="00000000" w:rsidRPr="00000000" w14:paraId="0000001F">
      <w:pPr>
        <w:numPr>
          <w:ilvl w:val="0"/>
          <w:numId w:val="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Screen Flows:</w:t>
      </w:r>
      <w:r w:rsidDel="00000000" w:rsidR="00000000" w:rsidRPr="00000000">
        <w:rPr>
          <w:rFonts w:ascii="Times New Roman" w:cs="Times New Roman" w:eastAsia="Times New Roman" w:hAnsi="Times New Roman"/>
          <w:sz w:val="28"/>
          <w:szCs w:val="28"/>
          <w:rtl w:val="0"/>
        </w:rPr>
        <w:t xml:space="preserve"> Automating complex processes with user input screens and conditional logic.</w:t>
      </w:r>
    </w:p>
    <w:p w:rsidR="00000000" w:rsidDel="00000000" w:rsidP="00000000" w:rsidRDefault="00000000" w:rsidRPr="00000000" w14:paraId="00000020">
      <w:pPr>
        <w:numPr>
          <w:ilvl w:val="0"/>
          <w:numId w:val="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Apex Triggers &amp; Classes:</w:t>
      </w:r>
      <w:r w:rsidDel="00000000" w:rsidR="00000000" w:rsidRPr="00000000">
        <w:rPr>
          <w:rFonts w:ascii="Times New Roman" w:cs="Times New Roman" w:eastAsia="Times New Roman" w:hAnsi="Times New Roman"/>
          <w:sz w:val="28"/>
          <w:szCs w:val="28"/>
          <w:rtl w:val="0"/>
        </w:rPr>
        <w:t xml:space="preserve"> Enforcing business logic, data validation, and bulkification.</w:t>
      </w:r>
    </w:p>
    <w:p w:rsidR="00000000" w:rsidDel="00000000" w:rsidP="00000000" w:rsidRDefault="00000000" w:rsidRPr="00000000" w14:paraId="00000021">
      <w:pPr>
        <w:numPr>
          <w:ilvl w:val="0"/>
          <w:numId w:val="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Approval Processes:</w:t>
      </w:r>
      <w:r w:rsidDel="00000000" w:rsidR="00000000" w:rsidRPr="00000000">
        <w:rPr>
          <w:rFonts w:ascii="Times New Roman" w:cs="Times New Roman" w:eastAsia="Times New Roman" w:hAnsi="Times New Roman"/>
          <w:sz w:val="28"/>
          <w:szCs w:val="28"/>
          <w:rtl w:val="0"/>
        </w:rPr>
        <w:t xml:space="preserve"> Managing authorization workflows with notifications.</w:t>
      </w:r>
    </w:p>
    <w:p w:rsidR="00000000" w:rsidDel="00000000" w:rsidP="00000000" w:rsidRDefault="00000000" w:rsidRPr="00000000" w14:paraId="00000022">
      <w:pPr>
        <w:numPr>
          <w:ilvl w:val="0"/>
          <w:numId w:val="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Standard Objects (e.g., Case):</w:t>
      </w:r>
      <w:r w:rsidDel="00000000" w:rsidR="00000000" w:rsidRPr="00000000">
        <w:rPr>
          <w:rFonts w:ascii="Times New Roman" w:cs="Times New Roman" w:eastAsia="Times New Roman" w:hAnsi="Times New Roman"/>
          <w:sz w:val="28"/>
          <w:szCs w:val="28"/>
          <w:rtl w:val="0"/>
        </w:rPr>
        <w:t xml:space="preserve"> Handling student inquiries and support.</w:t>
      </w:r>
    </w:p>
    <w:p w:rsidR="00000000" w:rsidDel="00000000" w:rsidP="00000000" w:rsidRDefault="00000000" w:rsidRPr="00000000" w14:paraId="00000023">
      <w:pPr>
        <w:numPr>
          <w:ilvl w:val="0"/>
          <w:numId w:val="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Email Templates &amp; Alerts:</w:t>
      </w:r>
      <w:r w:rsidDel="00000000" w:rsidR="00000000" w:rsidRPr="00000000">
        <w:rPr>
          <w:rFonts w:ascii="Times New Roman" w:cs="Times New Roman" w:eastAsia="Times New Roman" w:hAnsi="Times New Roman"/>
          <w:sz w:val="28"/>
          <w:szCs w:val="28"/>
          <w:rtl w:val="0"/>
        </w:rPr>
        <w:t xml:space="preserve"> Standardized communication for various events.</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Detailed Steps to Solution Design</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Objects From Spreadsheet</w:t>
      </w:r>
    </w:p>
    <w:p w:rsidR="00000000" w:rsidDel="00000000" w:rsidP="00000000" w:rsidRDefault="00000000" w:rsidRPr="00000000" w14:paraId="00000029">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Course Object:</w:t>
      </w:r>
      <w:r w:rsidDel="00000000" w:rsidR="00000000" w:rsidRPr="00000000">
        <w:rPr>
          <w:rFonts w:ascii="Times New Roman" w:cs="Times New Roman" w:eastAsia="Times New Roman" w:hAnsi="Times New Roman"/>
          <w:sz w:val="28"/>
          <w:szCs w:val="28"/>
          <w:rtl w:val="0"/>
        </w:rPr>
        <w:t xml:space="preserve"> A custom object named "Course" was created using the data provided in the 'Course' spreadsheet. This involved mapping the spreadsheet columns to the Salesforce fields in the Course object.</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274570"/>
            <wp:effectExtent b="0" l="0" r="0" t="0"/>
            <wp:docPr id="201878123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510" cy="227457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Remaining Objects:</w:t>
      </w:r>
      <w:r w:rsidDel="00000000" w:rsidR="00000000" w:rsidRPr="00000000">
        <w:rPr>
          <w:rFonts w:ascii="Times New Roman" w:cs="Times New Roman" w:eastAsia="Times New Roman" w:hAnsi="Times New Roman"/>
          <w:sz w:val="28"/>
          <w:szCs w:val="28"/>
          <w:rtl w:val="0"/>
        </w:rPr>
        <w:t xml:space="preserve"> Similar to the Course object, custom objects were created for Consultant, Student, Appointment, and Registration using the provided spreadsheets. Field mapping ensured data integrity during the import process.</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86385"/>
            <wp:effectExtent b="0" l="0" r="0" t="0"/>
            <wp:docPr id="201878123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510" cy="28638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97180"/>
            <wp:effectExtent b="0" l="0" r="0" t="0"/>
            <wp:docPr id="201878123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510" cy="29718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96545"/>
            <wp:effectExtent b="0" l="0" r="0" t="0"/>
            <wp:docPr id="201878124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510" cy="29654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Relationship Among the Objects:</w:t>
      </w:r>
      <w:r w:rsidDel="00000000" w:rsidR="00000000" w:rsidRPr="00000000">
        <w:rPr>
          <w:rFonts w:ascii="Times New Roman" w:cs="Times New Roman" w:eastAsia="Times New Roman" w:hAnsi="Times New Roman"/>
          <w:sz w:val="28"/>
          <w:szCs w:val="28"/>
          <w:rtl w:val="0"/>
        </w:rPr>
        <w:t xml:space="preserve"> Lookup relationships were established between the objects to connect related data:</w:t>
      </w:r>
    </w:p>
    <w:p w:rsidR="00000000" w:rsidDel="00000000" w:rsidP="00000000" w:rsidRDefault="00000000" w:rsidRPr="00000000" w14:paraId="00000032">
      <w:pPr>
        <w:numPr>
          <w:ilvl w:val="1"/>
          <w:numId w:val="1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Appointment to Student (Student lookup on Appointment object)</w:t>
      </w:r>
    </w:p>
    <w:p w:rsidR="00000000" w:rsidDel="00000000" w:rsidP="00000000" w:rsidRDefault="00000000" w:rsidRPr="00000000" w14:paraId="00000033">
      <w:pPr>
        <w:numPr>
          <w:ilvl w:val="1"/>
          <w:numId w:val="1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Appointment to Consultant (Consultant lookup on Appointment object)</w:t>
      </w:r>
    </w:p>
    <w:p w:rsidR="00000000" w:rsidDel="00000000" w:rsidP="00000000" w:rsidRDefault="00000000" w:rsidRPr="00000000" w14:paraId="00000034">
      <w:pPr>
        <w:numPr>
          <w:ilvl w:val="1"/>
          <w:numId w:val="1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custom object, "Registration," was created to store student and course details. Lookup relationships were added:</w:t>
      </w:r>
    </w:p>
    <w:p w:rsidR="00000000" w:rsidDel="00000000" w:rsidP="00000000" w:rsidRDefault="00000000" w:rsidRPr="00000000" w14:paraId="00000035">
      <w:pPr>
        <w:numPr>
          <w:ilvl w:val="2"/>
          <w:numId w:val="12"/>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 to Student</w:t>
      </w:r>
    </w:p>
    <w:p w:rsidR="00000000" w:rsidDel="00000000" w:rsidP="00000000" w:rsidRDefault="00000000" w:rsidRPr="00000000" w14:paraId="00000036">
      <w:pPr>
        <w:numPr>
          <w:ilvl w:val="2"/>
          <w:numId w:val="12"/>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 to Course</w:t>
      </w:r>
    </w:p>
    <w:p w:rsidR="00000000" w:rsidDel="00000000" w:rsidP="00000000" w:rsidRDefault="00000000" w:rsidRPr="00000000" w14:paraId="00000037">
      <w:pPr>
        <w:numPr>
          <w:ilvl w:val="1"/>
          <w:numId w:val="1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lookup relationship was also established between Student and Case objects.</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223770"/>
            <wp:effectExtent b="0" l="0" r="0" t="0"/>
            <wp:docPr id="201878123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510" cy="222377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Configure The Case Object</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standard Case object was configured to include custom picklist values:</w:t>
      </w:r>
    </w:p>
    <w:p w:rsidR="00000000" w:rsidDel="00000000" w:rsidP="00000000" w:rsidRDefault="00000000" w:rsidRPr="00000000" w14:paraId="0000003B">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Type Field:</w:t>
      </w:r>
      <w:r w:rsidDel="00000000" w:rsidR="00000000" w:rsidRPr="00000000">
        <w:rPr>
          <w:rFonts w:ascii="Times New Roman" w:cs="Times New Roman" w:eastAsia="Times New Roman" w:hAnsi="Times New Roman"/>
          <w:sz w:val="28"/>
          <w:szCs w:val="28"/>
          <w:rtl w:val="0"/>
        </w:rPr>
        <w:t xml:space="preserve"> 'Immigration' and 'Visa Application' values added.</w:t>
      </w:r>
    </w:p>
    <w:p w:rsidR="00000000" w:rsidDel="00000000" w:rsidP="00000000" w:rsidRDefault="00000000" w:rsidRPr="00000000" w14:paraId="0000003C">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Status Field:</w:t>
      </w:r>
      <w:r w:rsidDel="00000000" w:rsidR="00000000" w:rsidRPr="00000000">
        <w:rPr>
          <w:rFonts w:ascii="Times New Roman" w:cs="Times New Roman" w:eastAsia="Times New Roman" w:hAnsi="Times New Roman"/>
          <w:sz w:val="28"/>
          <w:szCs w:val="28"/>
          <w:rtl w:val="0"/>
        </w:rPr>
        <w:t xml:space="preserve"> 'Open' and 'In-Progress' values added. (Consider adding 'Closed' or similar for completeness).</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204085"/>
            <wp:effectExtent b="0" l="0" r="0" t="0"/>
            <wp:docPr id="201878124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510" cy="220408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A Lightning App</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Lightning App named “EduConsultPro” was created. This app included tabs for Home, Students, Courses, Consultants, Appointments, Registrations, and Cases, providing users with a centralized location to access all functionalities. The app was made available to the System Administrator profile.</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153920"/>
            <wp:effectExtent b="0" l="0" r="0" t="0"/>
            <wp:docPr id="201878124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510" cy="215392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A ScreenFlow For Student Admission Application Process</w:t>
      </w:r>
    </w:p>
    <w:p w:rsidR="00000000" w:rsidDel="00000000" w:rsidP="00000000" w:rsidRDefault="00000000" w:rsidRPr="00000000" w14:paraId="00000045">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(Student Info):</w:t>
      </w:r>
      <w:r w:rsidDel="00000000" w:rsidR="00000000" w:rsidRPr="00000000">
        <w:rPr>
          <w:rFonts w:ascii="Times New Roman" w:cs="Times New Roman" w:eastAsia="Times New Roman" w:hAnsi="Times New Roman"/>
          <w:sz w:val="28"/>
          <w:szCs w:val="28"/>
          <w:rtl w:val="0"/>
        </w:rPr>
        <w:t xml:space="preserve"> A screen element was added to collect student information. This element displayed fields from the Student object. A record variable resource StudentRecordRes was created.</w:t>
      </w:r>
    </w:p>
    <w:p w:rsidR="00000000" w:rsidDel="00000000" w:rsidP="00000000" w:rsidRDefault="00000000" w:rsidRPr="00000000" w14:paraId="00000046">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Student Record Using Create Element:</w:t>
      </w:r>
      <w:r w:rsidDel="00000000" w:rsidR="00000000" w:rsidRPr="00000000">
        <w:rPr>
          <w:rFonts w:ascii="Times New Roman" w:cs="Times New Roman" w:eastAsia="Times New Roman" w:hAnsi="Times New Roman"/>
          <w:sz w:val="28"/>
          <w:szCs w:val="28"/>
          <w:rtl w:val="0"/>
        </w:rPr>
        <w:t xml:space="preserve"> A create element, “Create Student Record,” was added to create a new Student record using the data collected from the “Student Info” screen.</w:t>
      </w:r>
    </w:p>
    <w:p w:rsidR="00000000" w:rsidDel="00000000" w:rsidP="00000000" w:rsidRDefault="00000000" w:rsidRPr="00000000" w14:paraId="00000047">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(Course Screen):</w:t>
      </w:r>
      <w:r w:rsidDel="00000000" w:rsidR="00000000" w:rsidRPr="00000000">
        <w:rPr>
          <w:rFonts w:ascii="Times New Roman" w:cs="Times New Roman" w:eastAsia="Times New Roman" w:hAnsi="Times New Roman"/>
          <w:sz w:val="28"/>
          <w:szCs w:val="28"/>
          <w:rtl w:val="0"/>
        </w:rPr>
        <w:t xml:space="preserve"> This screen allows students to select a course (IELTS, GRE, GMAT, Duolingo, TOEFL) from a picklist. Choice variables were created for each course option.</w:t>
      </w:r>
    </w:p>
    <w:p w:rsidR="00000000" w:rsidDel="00000000" w:rsidP="00000000" w:rsidRDefault="00000000" w:rsidRPr="00000000" w14:paraId="00000048">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Decision Element (Selecting Course):</w:t>
      </w:r>
      <w:r w:rsidDel="00000000" w:rsidR="00000000" w:rsidRPr="00000000">
        <w:rPr>
          <w:rFonts w:ascii="Times New Roman" w:cs="Times New Roman" w:eastAsia="Times New Roman" w:hAnsi="Times New Roman"/>
          <w:sz w:val="28"/>
          <w:szCs w:val="28"/>
          <w:rtl w:val="0"/>
        </w:rPr>
        <w:t xml:space="preserve"> A decision element checks the selected course from the "Course Screen" and routes the flow based on the selection. Outcomes were defined for each course option (e.g., "Selected IELTS").</w:t>
      </w:r>
    </w:p>
    <w:p w:rsidR="00000000" w:rsidDel="00000000" w:rsidP="00000000" w:rsidRDefault="00000000" w:rsidRPr="00000000" w14:paraId="00000049">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GET Record Element:</w:t>
      </w:r>
      <w:r w:rsidDel="00000000" w:rsidR="00000000" w:rsidRPr="00000000">
        <w:rPr>
          <w:rFonts w:ascii="Times New Roman" w:cs="Times New Roman" w:eastAsia="Times New Roman" w:hAnsi="Times New Roman"/>
          <w:sz w:val="28"/>
          <w:szCs w:val="28"/>
          <w:rtl w:val="0"/>
        </w:rPr>
        <w:t xml:space="preserve"> For each course outcome, a Get Record element retrieves the corresponding Course record based on the selected course name.</w:t>
      </w:r>
    </w:p>
    <w:p w:rsidR="00000000" w:rsidDel="00000000" w:rsidP="00000000" w:rsidRDefault="00000000" w:rsidRPr="00000000" w14:paraId="0000004A">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Registration Record Using Create Records Element:</w:t>
      </w:r>
      <w:r w:rsidDel="00000000" w:rsidR="00000000" w:rsidRPr="00000000">
        <w:rPr>
          <w:rFonts w:ascii="Times New Roman" w:cs="Times New Roman" w:eastAsia="Times New Roman" w:hAnsi="Times New Roman"/>
          <w:sz w:val="28"/>
          <w:szCs w:val="28"/>
          <w:rtl w:val="0"/>
        </w:rPr>
        <w:t xml:space="preserve"> A create element creates a Registration record, linking the newly created Student record and the retrieved Course record. This was done for each course outcome path.</w:t>
      </w:r>
    </w:p>
    <w:p w:rsidR="00000000" w:rsidDel="00000000" w:rsidP="00000000" w:rsidRDefault="00000000" w:rsidRPr="00000000" w14:paraId="0000004B">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Email Text Template Variables For Email Body And Subject:</w:t>
      </w:r>
      <w:r w:rsidDel="00000000" w:rsidR="00000000" w:rsidRPr="00000000">
        <w:rPr>
          <w:rFonts w:ascii="Times New Roman" w:cs="Times New Roman" w:eastAsia="Times New Roman" w:hAnsi="Times New Roman"/>
          <w:sz w:val="28"/>
          <w:szCs w:val="28"/>
          <w:rtl w:val="0"/>
        </w:rPr>
        <w:t xml:space="preserve"> Two text template resources were created:</w:t>
      </w:r>
    </w:p>
    <w:p w:rsidR="00000000" w:rsidDel="00000000" w:rsidP="00000000" w:rsidRDefault="00000000" w:rsidRPr="00000000" w14:paraId="0000004C">
      <w:pPr>
        <w:numPr>
          <w:ilvl w:val="1"/>
          <w:numId w:val="1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StuRegistrationEmailTextTempBody for the email body content.</w:t>
      </w:r>
    </w:p>
    <w:p w:rsidR="00000000" w:rsidDel="00000000" w:rsidP="00000000" w:rsidRDefault="00000000" w:rsidRPr="00000000" w14:paraId="0000004D">
      <w:pPr>
        <w:numPr>
          <w:ilvl w:val="1"/>
          <w:numId w:val="1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StuRegistrationEmailTextTempSub for the email subject.</w:t>
      </w:r>
    </w:p>
    <w:p w:rsidR="00000000" w:rsidDel="00000000" w:rsidP="00000000" w:rsidRDefault="00000000" w:rsidRPr="00000000" w14:paraId="0000004E">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An Action Element (Send Email to Student):</w:t>
      </w:r>
      <w:r w:rsidDel="00000000" w:rsidR="00000000" w:rsidRPr="00000000">
        <w:rPr>
          <w:rFonts w:ascii="Times New Roman" w:cs="Times New Roman" w:eastAsia="Times New Roman" w:hAnsi="Times New Roman"/>
          <w:sz w:val="28"/>
          <w:szCs w:val="28"/>
          <w:rtl w:val="0"/>
        </w:rPr>
        <w:t xml:space="preserve"> An email alert action was added to send a registration confirmation email to the student. It utilizes the email templates created in the previous step.</w:t>
      </w:r>
    </w:p>
    <w:p w:rsidR="00000000" w:rsidDel="00000000" w:rsidP="00000000" w:rsidRDefault="00000000" w:rsidRPr="00000000" w14:paraId="0000004F">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(Success Screen):</w:t>
      </w:r>
      <w:r w:rsidDel="00000000" w:rsidR="00000000" w:rsidRPr="00000000">
        <w:rPr>
          <w:rFonts w:ascii="Times New Roman" w:cs="Times New Roman" w:eastAsia="Times New Roman" w:hAnsi="Times New Roman"/>
          <w:sz w:val="28"/>
          <w:szCs w:val="28"/>
          <w:rtl w:val="0"/>
        </w:rPr>
        <w:t xml:space="preserve"> A final screen displays a success message to the student.</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60961</wp:posOffset>
            </wp:positionH>
            <wp:positionV relativeFrom="paragraph">
              <wp:posOffset>62230</wp:posOffset>
            </wp:positionV>
            <wp:extent cx="5821680" cy="2750882"/>
            <wp:effectExtent b="0" l="0" r="0" t="0"/>
            <wp:wrapNone/>
            <wp:docPr id="201878125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821680" cy="2750882"/>
                    </a:xfrm>
                    <a:prstGeom prst="rect"/>
                    <a:ln/>
                  </pic:spPr>
                </pic:pic>
              </a:graphicData>
            </a:graphic>
          </wp:anchor>
        </w:drawing>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Users</w:t>
      </w:r>
    </w:p>
    <w:p w:rsidR="00000000" w:rsidDel="00000000" w:rsidP="00000000" w:rsidRDefault="00000000" w:rsidRPr="00000000" w14:paraId="00000058">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w:t>
      </w:r>
      <w:r w:rsidDel="00000000" w:rsidR="00000000" w:rsidRPr="00000000">
        <w:rPr>
          <w:rFonts w:ascii="Times New Roman" w:cs="Times New Roman" w:eastAsia="Times New Roman" w:hAnsi="Times New Roman"/>
          <w:sz w:val="28"/>
          <w:szCs w:val="28"/>
          <w:rtl w:val="0"/>
        </w:rPr>
        <w:t xml:space="preserve"> A new user with the Standard Platform User profile was created.</w:t>
      </w:r>
    </w:p>
    <w:p w:rsidR="00000000" w:rsidDel="00000000" w:rsidP="00000000" w:rsidRDefault="00000000" w:rsidRPr="00000000" w14:paraId="00000059">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Configure The User Settings:</w:t>
      </w:r>
      <w:r w:rsidDel="00000000" w:rsidR="00000000" w:rsidRPr="00000000">
        <w:rPr>
          <w:rFonts w:ascii="Times New Roman" w:cs="Times New Roman" w:eastAsia="Times New Roman" w:hAnsi="Times New Roman"/>
          <w:sz w:val="28"/>
          <w:szCs w:val="28"/>
          <w:rtl w:val="0"/>
        </w:rPr>
        <w:t xml:space="preserve"> The new user was assigned a manager in their user settings, essential for the approval process.</w:t>
      </w:r>
    </w:p>
    <w:p w:rsidR="00000000" w:rsidDel="00000000" w:rsidP="00000000" w:rsidRDefault="00000000" w:rsidRPr="00000000" w14:paraId="0000005A">
      <w:pPr>
        <w:ind w:left="720" w:firstLine="0"/>
        <w:rPr>
          <w:rFonts w:ascii="Times New Roman" w:cs="Times New Roman" w:eastAsia="Times New Roman" w:hAnsi="Times New Roman"/>
          <w:sz w:val="28"/>
          <w:szCs w:val="28"/>
        </w:rPr>
      </w:pPr>
      <w:sdt>
        <w:sdtPr>
          <w:tag w:val="goog_rdk_1"/>
        </w:sdtPr>
        <w:sdtContent>
          <w:ins w:author="21131A1239 GANDAM KOUSHIK" w:id="0" w:date="2024-10-29T09:34:03Z">
            <w:r w:rsidDel="00000000" w:rsidR="00000000" w:rsidRPr="00000000">
              <w:rPr>
                <w:rFonts w:ascii="Times New Roman" w:cs="Times New Roman" w:eastAsia="Times New Roman" w:hAnsi="Times New Roman"/>
                <w:sz w:val="28"/>
                <w:szCs w:val="28"/>
              </w:rPr>
              <w:drawing>
                <wp:inline distB="114300" distT="114300" distL="114300" distR="114300">
                  <wp:extent cx="5734050" cy="2941282"/>
                  <wp:effectExtent b="0" l="0" r="0" t="0"/>
                  <wp:docPr id="2018781252" name="image22.jpg"/>
                  <a:graphic>
                    <a:graphicData uri="http://schemas.openxmlformats.org/drawingml/2006/picture">
                      <pic:pic>
                        <pic:nvPicPr>
                          <pic:cNvPr id="0" name="image22.jpg"/>
                          <pic:cNvPicPr preferRelativeResize="0"/>
                        </pic:nvPicPr>
                        <pic:blipFill>
                          <a:blip r:embed="rId16"/>
                          <a:srcRect b="0" l="0" r="0" t="0"/>
                          <a:stretch>
                            <a:fillRect/>
                          </a:stretch>
                        </pic:blipFill>
                        <pic:spPr>
                          <a:xfrm>
                            <a:off x="0" y="0"/>
                            <a:ext cx="5734050" cy="2941282"/>
                          </a:xfrm>
                          <a:prstGeom prst="rect"/>
                          <a:ln/>
                        </pic:spPr>
                      </pic:pic>
                    </a:graphicData>
                  </a:graphic>
                </wp:inline>
              </w:drawing>
            </w:r>
          </w:ins>
        </w:sdtContent>
      </w:sdt>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An Approval Process For Property Object (Should be Appointment Object)</w:t>
      </w:r>
    </w:p>
    <w:p w:rsidR="00000000" w:rsidDel="00000000" w:rsidP="00000000" w:rsidRDefault="00000000" w:rsidRPr="00000000" w14:paraId="0000005D">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An Email Template:</w:t>
      </w:r>
      <w:r w:rsidDel="00000000" w:rsidR="00000000" w:rsidRPr="00000000">
        <w:rPr>
          <w:rFonts w:ascii="Times New Roman" w:cs="Times New Roman" w:eastAsia="Times New Roman" w:hAnsi="Times New Roman"/>
          <w:sz w:val="28"/>
          <w:szCs w:val="28"/>
          <w:rtl w:val="0"/>
        </w:rPr>
        <w:t xml:space="preserve"> Email templates were created for Submission, Approval, and Rejection stages of the Appointment approval process.</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1001395"/>
            <wp:effectExtent b="0" l="0" r="0" t="0"/>
            <wp:docPr id="201878124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510" cy="100139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An Approval Process:</w:t>
      </w:r>
      <w:r w:rsidDel="00000000" w:rsidR="00000000" w:rsidRPr="00000000">
        <w:rPr>
          <w:rFonts w:ascii="Times New Roman" w:cs="Times New Roman" w:eastAsia="Times New Roman" w:hAnsi="Times New Roman"/>
          <w:sz w:val="28"/>
          <w:szCs w:val="28"/>
          <w:rtl w:val="0"/>
        </w:rPr>
        <w:t xml:space="preserve"> An approval process for the Appointment object was configured. The manager of the submitting user was designated as the approver. Record editability properties were set to allow administrators or the assigned approver to edit records during the approval process. Initial Submission, Final Approval, and Final Rejection actions were configured to update the Appointment record's status and send email notifications using the respective templates.</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sz w:val="28"/>
          <w:szCs w:val="28"/>
        </w:rPr>
        <w:drawing>
          <wp:inline distB="0" distT="0" distL="0" distR="0">
            <wp:extent cx="5731510" cy="1120140"/>
            <wp:effectExtent b="0" l="0" r="0" t="0"/>
            <wp:docPr id="2018781243" name="image9.png"/>
            <a:graphic>
              <a:graphicData uri="http://schemas.openxmlformats.org/drawingml/2006/picture">
                <pic:pic>
                  <pic:nvPicPr>
                    <pic:cNvPr id="0" name="image9.png"/>
                    <pic:cNvPicPr preferRelativeResize="0"/>
                  </pic:nvPicPr>
                  <pic:blipFill>
                    <a:blip r:embed="rId18"/>
                    <a:srcRect b="-63942" l="1064" r="-1064" t="63942"/>
                    <a:stretch>
                      <a:fillRect/>
                    </a:stretch>
                  </pic:blipFill>
                  <pic:spPr>
                    <a:xfrm>
                      <a:off x="0" y="0"/>
                      <a:ext cx="5731510" cy="112014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e97132"/>
          <w:sz w:val="28"/>
          <w:szCs w:val="28"/>
          <w:u w:val="single"/>
          <w:rtl w:val="0"/>
        </w:rPr>
        <w:t xml:space="preserve">Create A Record Triggered Flow</w:t>
      </w:r>
      <w:r w:rsidDel="00000000" w:rsidR="00000000" w:rsidRPr="00000000">
        <w:rPr>
          <w:rtl w:val="0"/>
        </w:rPr>
      </w:r>
    </w:p>
    <w:p w:rsidR="00000000" w:rsidDel="00000000" w:rsidP="00000000" w:rsidRDefault="00000000" w:rsidRPr="00000000" w14:paraId="00000064">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Configure The Start Element:</w:t>
      </w:r>
      <w:r w:rsidDel="00000000" w:rsidR="00000000" w:rsidRPr="00000000">
        <w:rPr>
          <w:rFonts w:ascii="Times New Roman" w:cs="Times New Roman" w:eastAsia="Times New Roman" w:hAnsi="Times New Roman"/>
          <w:sz w:val="28"/>
          <w:szCs w:val="28"/>
          <w:rtl w:val="0"/>
        </w:rPr>
        <w:t xml:space="preserve"> A record-triggered flow was initiated, triggering when an Appointment record is created.</w:t>
      </w:r>
    </w:p>
    <w:p w:rsidR="00000000" w:rsidDel="00000000" w:rsidP="00000000" w:rsidRDefault="00000000" w:rsidRPr="00000000" w14:paraId="00000065">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An Action Element:</w:t>
      </w:r>
      <w:r w:rsidDel="00000000" w:rsidR="00000000" w:rsidRPr="00000000">
        <w:rPr>
          <w:rFonts w:ascii="Times New Roman" w:cs="Times New Roman" w:eastAsia="Times New Roman" w:hAnsi="Times New Roman"/>
          <w:sz w:val="28"/>
          <w:szCs w:val="28"/>
          <w:rtl w:val="0"/>
        </w:rPr>
        <w:t xml:space="preserve"> An action element was added to submit the newly created Appointment record for approval using the Submit for Approval action.</w:t>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569210"/>
            <wp:effectExtent b="0" l="0" r="0" t="0"/>
            <wp:docPr id="201878124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510" cy="256921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A ScreenFlow For Existing Student To Book An Appointment</w:t>
      </w:r>
    </w:p>
    <w:p w:rsidR="00000000" w:rsidDel="00000000" w:rsidP="00000000" w:rsidRDefault="00000000" w:rsidRPr="00000000" w14:paraId="00000069">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(Get Student Info):</w:t>
      </w:r>
      <w:r w:rsidDel="00000000" w:rsidR="00000000" w:rsidRPr="00000000">
        <w:rPr>
          <w:rFonts w:ascii="Times New Roman" w:cs="Times New Roman" w:eastAsia="Times New Roman" w:hAnsi="Times New Roman"/>
          <w:sz w:val="28"/>
          <w:szCs w:val="28"/>
          <w:rtl w:val="0"/>
        </w:rPr>
        <w:t xml:space="preserve"> Collects existing student's name and email.</w:t>
      </w:r>
    </w:p>
    <w:p w:rsidR="00000000" w:rsidDel="00000000" w:rsidP="00000000" w:rsidRDefault="00000000" w:rsidRPr="00000000" w14:paraId="0000006A">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GET Record Element (Get Rec):</w:t>
      </w:r>
      <w:r w:rsidDel="00000000" w:rsidR="00000000" w:rsidRPr="00000000">
        <w:rPr>
          <w:rFonts w:ascii="Times New Roman" w:cs="Times New Roman" w:eastAsia="Times New Roman" w:hAnsi="Times New Roman"/>
          <w:sz w:val="28"/>
          <w:szCs w:val="28"/>
          <w:rtl w:val="0"/>
        </w:rPr>
        <w:t xml:space="preserve"> Retrieves the Student record matching the entered name and email.</w:t>
      </w:r>
    </w:p>
    <w:p w:rsidR="00000000" w:rsidDel="00000000" w:rsidP="00000000" w:rsidRDefault="00000000" w:rsidRPr="00000000" w14:paraId="0000006B">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Decision Element (Appointment or Case):</w:t>
      </w:r>
      <w:r w:rsidDel="00000000" w:rsidR="00000000" w:rsidRPr="00000000">
        <w:rPr>
          <w:rFonts w:ascii="Times New Roman" w:cs="Times New Roman" w:eastAsia="Times New Roman" w:hAnsi="Times New Roman"/>
          <w:sz w:val="28"/>
          <w:szCs w:val="28"/>
          <w:rtl w:val="0"/>
        </w:rPr>
        <w:t xml:space="preserve"> Determines whether the student wants to book an appointment or create a case (this branch of the flow wasn't fully described in the original instructions, so requires further definition). Presumably, a screen would be needed before this decision element to offer those choices.</w:t>
      </w:r>
    </w:p>
    <w:p w:rsidR="00000000" w:rsidDel="00000000" w:rsidP="00000000" w:rsidRDefault="00000000" w:rsidRPr="00000000" w14:paraId="0000006C">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(Appointment Booking Screen):</w:t>
      </w:r>
      <w:r w:rsidDel="00000000" w:rsidR="00000000" w:rsidRPr="00000000">
        <w:rPr>
          <w:rFonts w:ascii="Times New Roman" w:cs="Times New Roman" w:eastAsia="Times New Roman" w:hAnsi="Times New Roman"/>
          <w:sz w:val="28"/>
          <w:szCs w:val="28"/>
          <w:rtl w:val="0"/>
        </w:rPr>
        <w:t xml:space="preserve"> Displays fields from the Appointment object for the student to fill in. AppointmentRecordRes resource is used.</w:t>
      </w:r>
    </w:p>
    <w:p w:rsidR="00000000" w:rsidDel="00000000" w:rsidP="00000000" w:rsidRDefault="00000000" w:rsidRPr="00000000" w14:paraId="0000006D">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GET Record Element (Get Consultant Rec):</w:t>
      </w:r>
      <w:r w:rsidDel="00000000" w:rsidR="00000000" w:rsidRPr="00000000">
        <w:rPr>
          <w:rFonts w:ascii="Times New Roman" w:cs="Times New Roman" w:eastAsia="Times New Roman" w:hAnsi="Times New Roman"/>
          <w:sz w:val="28"/>
          <w:szCs w:val="28"/>
          <w:rtl w:val="0"/>
        </w:rPr>
        <w:t xml:space="preserve"> Retrieves the Consultant record based on the selected consultant name.</w:t>
      </w:r>
    </w:p>
    <w:p w:rsidR="00000000" w:rsidDel="00000000" w:rsidP="00000000" w:rsidRDefault="00000000" w:rsidRPr="00000000" w14:paraId="0000006E">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Appointment Record Using Create Records Element (Create Appointment):</w:t>
      </w:r>
      <w:r w:rsidDel="00000000" w:rsidR="00000000" w:rsidRPr="00000000">
        <w:rPr>
          <w:rFonts w:ascii="Times New Roman" w:cs="Times New Roman" w:eastAsia="Times New Roman" w:hAnsi="Times New Roman"/>
          <w:sz w:val="28"/>
          <w:szCs w:val="28"/>
          <w:rtl w:val="0"/>
        </w:rPr>
        <w:t xml:space="preserve"> Creates an Appointment record with details provided.</w:t>
      </w:r>
    </w:p>
    <w:p w:rsidR="00000000" w:rsidDel="00000000" w:rsidP="00000000" w:rsidRDefault="00000000" w:rsidRPr="00000000" w14:paraId="0000006F">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(Confirmation Screen):</w:t>
      </w:r>
      <w:r w:rsidDel="00000000" w:rsidR="00000000" w:rsidRPr="00000000">
        <w:rPr>
          <w:rFonts w:ascii="Times New Roman" w:cs="Times New Roman" w:eastAsia="Times New Roman" w:hAnsi="Times New Roman"/>
          <w:sz w:val="28"/>
          <w:szCs w:val="28"/>
          <w:rtl w:val="0"/>
        </w:rPr>
        <w:t xml:space="preserve"> Displays confirmation message with appointment details.</w:t>
      </w:r>
    </w:p>
    <w:p w:rsidR="00000000" w:rsidDel="00000000" w:rsidP="00000000" w:rsidRDefault="00000000" w:rsidRPr="00000000" w14:paraId="00000070">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An SubFlow Element (Create Student Case):</w:t>
      </w:r>
      <w:r w:rsidDel="00000000" w:rsidR="00000000" w:rsidRPr="00000000">
        <w:rPr>
          <w:rFonts w:ascii="Times New Roman" w:cs="Times New Roman" w:eastAsia="Times New Roman" w:hAnsi="Times New Roman"/>
          <w:sz w:val="28"/>
          <w:szCs w:val="28"/>
          <w:rtl w:val="0"/>
        </w:rPr>
        <w:t xml:space="preserve"> (This was under the "Case" path of the Decision element and requires further definition, assuming it involves creating a Case record if the student chose that option).</w:t>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722245"/>
            <wp:effectExtent b="0" l="0" r="0" t="0"/>
            <wp:docPr id="201878124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510" cy="272224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A ScreenFlow To Combine All The Flows At One Place</w:t>
      </w:r>
    </w:p>
    <w:p w:rsidR="00000000" w:rsidDel="00000000" w:rsidP="00000000" w:rsidRDefault="00000000" w:rsidRPr="00000000" w14:paraId="00000075">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(Welcome Screen):</w:t>
      </w:r>
      <w:r w:rsidDel="00000000" w:rsidR="00000000" w:rsidRPr="00000000">
        <w:rPr>
          <w:rFonts w:ascii="Times New Roman" w:cs="Times New Roman" w:eastAsia="Times New Roman" w:hAnsi="Times New Roman"/>
          <w:sz w:val="28"/>
          <w:szCs w:val="28"/>
          <w:rtl w:val="0"/>
        </w:rPr>
        <w:t xml:space="preserve"> Displays a welcome message.</w:t>
      </w:r>
    </w:p>
    <w:p w:rsidR="00000000" w:rsidDel="00000000" w:rsidP="00000000" w:rsidRDefault="00000000" w:rsidRPr="00000000" w14:paraId="00000076">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(Existing or New Student Confirmation Screen):</w:t>
      </w:r>
      <w:r w:rsidDel="00000000" w:rsidR="00000000" w:rsidRPr="00000000">
        <w:rPr>
          <w:rFonts w:ascii="Times New Roman" w:cs="Times New Roman" w:eastAsia="Times New Roman" w:hAnsi="Times New Roman"/>
          <w:sz w:val="28"/>
          <w:szCs w:val="28"/>
          <w:rtl w:val="0"/>
        </w:rPr>
        <w:t xml:space="preserve"> Asks the user if they are an existing student.</w:t>
      </w:r>
    </w:p>
    <w:p w:rsidR="00000000" w:rsidDel="00000000" w:rsidP="00000000" w:rsidRDefault="00000000" w:rsidRPr="00000000" w14:paraId="00000077">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Decision Element (Decision 1):</w:t>
      </w:r>
      <w:r w:rsidDel="00000000" w:rsidR="00000000" w:rsidRPr="00000000">
        <w:rPr>
          <w:rFonts w:ascii="Times New Roman" w:cs="Times New Roman" w:eastAsia="Times New Roman" w:hAnsi="Times New Roman"/>
          <w:sz w:val="28"/>
          <w:szCs w:val="28"/>
          <w:rtl w:val="0"/>
        </w:rPr>
        <w:t xml:space="preserve"> Routes the flow based on user input (Existing/New Student).</w:t>
      </w:r>
    </w:p>
    <w:p w:rsidR="00000000" w:rsidDel="00000000" w:rsidP="00000000" w:rsidRDefault="00000000" w:rsidRPr="00000000" w14:paraId="00000078">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An SubFlow Element (Existing Student Flow / New Student Flow):</w:t>
      </w:r>
      <w:r w:rsidDel="00000000" w:rsidR="00000000" w:rsidRPr="00000000">
        <w:rPr>
          <w:rFonts w:ascii="Times New Roman" w:cs="Times New Roman" w:eastAsia="Times New Roman" w:hAnsi="Times New Roman"/>
          <w:sz w:val="28"/>
          <w:szCs w:val="28"/>
          <w:rtl w:val="0"/>
        </w:rPr>
        <w:t xml:space="preserve"> Calls the respective Subflow based on the decision element outcome (Student Admission flow or Existing Student Appointment booking flow).</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687955"/>
            <wp:effectExtent b="0" l="0" r="0" t="0"/>
            <wp:docPr id="201878124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510" cy="268795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A Lightning App Page</w:t>
      </w:r>
    </w:p>
    <w:p w:rsidR="00000000" w:rsidDel="00000000" w:rsidP="00000000" w:rsidRDefault="00000000" w:rsidRPr="00000000" w14:paraId="0000007C">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a Lightning App Page:</w:t>
      </w:r>
      <w:r w:rsidDel="00000000" w:rsidR="00000000" w:rsidRPr="00000000">
        <w:rPr>
          <w:rFonts w:ascii="Times New Roman" w:cs="Times New Roman" w:eastAsia="Times New Roman" w:hAnsi="Times New Roman"/>
          <w:sz w:val="28"/>
          <w:szCs w:val="28"/>
          <w:rtl w:val="0"/>
        </w:rPr>
        <w:t xml:space="preserve"> A Lightning app page "EduConsultPro Home Page" was created and configured as the default Home page for the "Sales" app and assigned to the System Administrator profile. This page displayed the Combined Flow.</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612390"/>
            <wp:effectExtent b="0" l="0" r="0" t="0"/>
            <wp:docPr id="2018781248"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510" cy="261239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590800"/>
            <wp:effectExtent b="0" l="0" r="0" t="0"/>
            <wp:docPr id="2018781249"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73151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 Testing and Validation</w:t>
      </w:r>
      <w:r w:rsidDel="00000000" w:rsidR="00000000" w:rsidRPr="00000000">
        <w:rPr>
          <w:rtl w:val="0"/>
        </w:rPr>
      </w:r>
    </w:p>
    <w:p w:rsidR="00000000" w:rsidDel="00000000" w:rsidP="00000000" w:rsidRDefault="00000000" w:rsidRPr="00000000" w14:paraId="00000082">
      <w:pPr>
        <w:numPr>
          <w:ilvl w:val="0"/>
          <w:numId w:val="10"/>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Unit Testing:</w:t>
      </w:r>
      <w:r w:rsidDel="00000000" w:rsidR="00000000" w:rsidRPr="00000000">
        <w:rPr>
          <w:rFonts w:ascii="Times New Roman" w:cs="Times New Roman" w:eastAsia="Times New Roman" w:hAnsi="Times New Roman"/>
          <w:sz w:val="28"/>
          <w:szCs w:val="28"/>
          <w:rtl w:val="0"/>
        </w:rPr>
        <w:t xml:space="preserve"> Apex unit tests with high code coverage for all triggers and classes.</w:t>
      </w:r>
    </w:p>
    <w:p w:rsidR="00000000" w:rsidDel="00000000" w:rsidP="00000000" w:rsidRDefault="00000000" w:rsidRPr="00000000" w14:paraId="00000083">
      <w:pPr>
        <w:numPr>
          <w:ilvl w:val="0"/>
          <w:numId w:val="10"/>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Integration Testing:</w:t>
      </w:r>
      <w:r w:rsidDel="00000000" w:rsidR="00000000" w:rsidRPr="00000000">
        <w:rPr>
          <w:rFonts w:ascii="Times New Roman" w:cs="Times New Roman" w:eastAsia="Times New Roman" w:hAnsi="Times New Roman"/>
          <w:sz w:val="28"/>
          <w:szCs w:val="28"/>
          <w:rtl w:val="0"/>
        </w:rPr>
        <w:t xml:space="preserve"> Verification of interactions between objects and standard functionality.</w:t>
      </w:r>
    </w:p>
    <w:p w:rsidR="00000000" w:rsidDel="00000000" w:rsidP="00000000" w:rsidRDefault="00000000" w:rsidRPr="00000000" w14:paraId="00000084">
      <w:pPr>
        <w:numPr>
          <w:ilvl w:val="0"/>
          <w:numId w:val="10"/>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Acceptance Testing (UAT):</w:t>
      </w:r>
      <w:r w:rsidDel="00000000" w:rsidR="00000000" w:rsidRPr="00000000">
        <w:rPr>
          <w:rFonts w:ascii="Times New Roman" w:cs="Times New Roman" w:eastAsia="Times New Roman" w:hAnsi="Times New Roman"/>
          <w:sz w:val="28"/>
          <w:szCs w:val="28"/>
          <w:rtl w:val="0"/>
        </w:rPr>
        <w:t xml:space="preserve"> Real-world testing by users for usability and effectiveness.</w:t>
      </w:r>
    </w:p>
    <w:p w:rsidR="00000000" w:rsidDel="00000000" w:rsidP="00000000" w:rsidRDefault="00000000" w:rsidRPr="00000000" w14:paraId="00000085">
      <w:pPr>
        <w:numPr>
          <w:ilvl w:val="0"/>
          <w:numId w:val="10"/>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Performance Testing:</w:t>
      </w:r>
      <w:r w:rsidDel="00000000" w:rsidR="00000000" w:rsidRPr="00000000">
        <w:rPr>
          <w:rFonts w:ascii="Times New Roman" w:cs="Times New Roman" w:eastAsia="Times New Roman" w:hAnsi="Times New Roman"/>
          <w:sz w:val="28"/>
          <w:szCs w:val="28"/>
          <w:rtl w:val="0"/>
        </w:rPr>
        <w:t xml:space="preserve"> Ensuring system responsiveness and stability under various loads.</w:t>
      </w:r>
    </w:p>
    <w:p w:rsidR="00000000" w:rsidDel="00000000" w:rsidP="00000000" w:rsidRDefault="00000000" w:rsidRPr="00000000" w14:paraId="0000008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684780"/>
            <wp:effectExtent b="0" l="0" r="0" t="0"/>
            <wp:docPr id="201878125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510" cy="268478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3144520"/>
            <wp:effectExtent b="0" l="0" r="0" t="0"/>
            <wp:docPr id="201878125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1510" cy="314452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768600"/>
            <wp:effectExtent b="0" l="0" r="0" t="0"/>
            <wp:docPr id="201878125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51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17780</wp:posOffset>
            </wp:positionV>
            <wp:extent cx="5731510" cy="2797175"/>
            <wp:effectExtent b="0" l="0" r="0" t="0"/>
            <wp:wrapNone/>
            <wp:docPr id="201878123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510" cy="2797175"/>
                    </a:xfrm>
                    <a:prstGeom prst="rect"/>
                    <a:ln/>
                  </pic:spPr>
                </pic:pic>
              </a:graphicData>
            </a:graphic>
          </wp:anchor>
        </w:drawing>
      </w:r>
    </w:p>
    <w:p w:rsidR="00000000" w:rsidDel="00000000" w:rsidP="00000000" w:rsidRDefault="00000000" w:rsidRPr="00000000" w14:paraId="0000008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1145540"/>
            <wp:effectExtent b="0" l="0" r="0" t="0"/>
            <wp:docPr id="201878123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1510" cy="114554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 Key Scenarios Addressed by Salesforce in the Implementation Project</w:t>
      </w:r>
      <w:r w:rsidDel="00000000" w:rsidR="00000000" w:rsidRPr="00000000">
        <w:rPr>
          <w:rtl w:val="0"/>
        </w:rPr>
      </w:r>
    </w:p>
    <w:p w:rsidR="00000000" w:rsidDel="00000000" w:rsidP="00000000" w:rsidRDefault="00000000" w:rsidRPr="00000000" w14:paraId="00000095">
      <w:pPr>
        <w:numPr>
          <w:ilvl w:val="0"/>
          <w:numId w:val="1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Multi-Channel Communication:</w:t>
      </w:r>
      <w:r w:rsidDel="00000000" w:rsidR="00000000" w:rsidRPr="00000000">
        <w:rPr>
          <w:rFonts w:ascii="Times New Roman" w:cs="Times New Roman" w:eastAsia="Times New Roman" w:hAnsi="Times New Roman"/>
          <w:sz w:val="28"/>
          <w:szCs w:val="28"/>
          <w:rtl w:val="0"/>
        </w:rPr>
        <w:t xml:space="preserve"> Personalized communication through email and the platform.</w:t>
      </w:r>
    </w:p>
    <w:p w:rsidR="00000000" w:rsidDel="00000000" w:rsidP="00000000" w:rsidRDefault="00000000" w:rsidRPr="00000000" w14:paraId="00000096">
      <w:pPr>
        <w:numPr>
          <w:ilvl w:val="0"/>
          <w:numId w:val="1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Role-Based Access Control:</w:t>
      </w:r>
      <w:r w:rsidDel="00000000" w:rsidR="00000000" w:rsidRPr="00000000">
        <w:rPr>
          <w:rFonts w:ascii="Times New Roman" w:cs="Times New Roman" w:eastAsia="Times New Roman" w:hAnsi="Times New Roman"/>
          <w:sz w:val="28"/>
          <w:szCs w:val="28"/>
          <w:rtl w:val="0"/>
        </w:rPr>
        <w:t xml:space="preserve"> Maintaining data security and confidentiality through access levels.</w:t>
      </w:r>
    </w:p>
    <w:p w:rsidR="00000000" w:rsidDel="00000000" w:rsidP="00000000" w:rsidRDefault="00000000" w:rsidRPr="00000000" w14:paraId="00000097">
      <w:pPr>
        <w:numPr>
          <w:ilvl w:val="0"/>
          <w:numId w:val="1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Reporting and Analytics:</w:t>
      </w:r>
      <w:r w:rsidDel="00000000" w:rsidR="00000000" w:rsidRPr="00000000">
        <w:rPr>
          <w:rFonts w:ascii="Times New Roman" w:cs="Times New Roman" w:eastAsia="Times New Roman" w:hAnsi="Times New Roman"/>
          <w:sz w:val="28"/>
          <w:szCs w:val="28"/>
          <w:rtl w:val="0"/>
        </w:rPr>
        <w:t xml:space="preserve"> Real-time monitoring of key metrics and KPIs.</w:t>
      </w:r>
    </w:p>
    <w:p w:rsidR="00000000" w:rsidDel="00000000" w:rsidP="00000000" w:rsidRDefault="00000000" w:rsidRPr="00000000" w14:paraId="00000098">
      <w:pPr>
        <w:numPr>
          <w:ilvl w:val="0"/>
          <w:numId w:val="1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Integration with Existing Systems (Future Consideration):</w:t>
      </w:r>
      <w:r w:rsidDel="00000000" w:rsidR="00000000" w:rsidRPr="00000000">
        <w:rPr>
          <w:rFonts w:ascii="Times New Roman" w:cs="Times New Roman" w:eastAsia="Times New Roman" w:hAnsi="Times New Roman"/>
          <w:sz w:val="28"/>
          <w:szCs w:val="28"/>
          <w:rtl w:val="0"/>
        </w:rPr>
        <w:t xml:space="preserve"> Flexibility for future expansion.</w:t>
      </w:r>
    </w:p>
    <w:p w:rsidR="00000000" w:rsidDel="00000000" w:rsidP="00000000" w:rsidRDefault="00000000" w:rsidRPr="00000000" w14:paraId="0000009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 Conclusion</w:t>
      </w: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"CRM Application to Manage the Services Offered by an Institution" project successfully developed a tailored Salesforce CRM for EduConsultPro Institute, streamlining operations, enhancing communication, and centralizing key information. </w:t>
      </w:r>
    </w:p>
    <w:p w:rsidR="00000000" w:rsidDel="00000000" w:rsidP="00000000" w:rsidRDefault="00000000" w:rsidRPr="00000000" w14:paraId="0000009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automated processes for admissions and appointment scheduling, the CRM reduces manual work, minimizes errors, and boosts staff efficiency. Automated email notifications keep students informed throughout their engagement, enriching the overall student experience.</w:t>
      </w:r>
    </w:p>
    <w:p w:rsidR="00000000" w:rsidDel="00000000" w:rsidP="00000000" w:rsidRDefault="00000000" w:rsidRPr="00000000" w14:paraId="0000009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consolidating all relevant data, the CRM empowers EduConsultPro with comprehensive reporting and analytics, enabling data-driven decisions and continuous improvement. The flexible Salesforce platform supports future scalability, positioning EduConsultPro Institute to grow and adapt to evolving needs while delivering efficient, student-centered service management.</w:t>
      </w:r>
    </w:p>
    <w:p w:rsidR="00000000" w:rsidDel="00000000" w:rsidP="00000000" w:rsidRDefault="00000000" w:rsidRPr="00000000" w14:paraId="0000009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8"/>
          <w:szCs w:val="28"/>
        </w:rPr>
      </w:pPr>
      <w:r w:rsidDel="00000000" w:rsidR="00000000" w:rsidRPr="00000000">
        <w:rPr>
          <w:rtl w:val="0"/>
        </w:rPr>
      </w:r>
    </w:p>
    <w:sectPr>
      <w:headerReference r:id="rId29" w:type="default"/>
      <w:pgSz w:h="16838" w:w="11906" w:orient="portrait"/>
      <w:pgMar w:bottom="1440" w:top="1440" w:left="1440" w:right="1440" w:header="624"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Aptos"/>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1204283" cy="357710"/>
          <wp:effectExtent b="0" l="0" r="0" t="0"/>
          <wp:docPr descr="Virtual Internships || Skill Wallet || SmartInternz" id="2018781234" name="image1.png"/>
          <a:graphic>
            <a:graphicData uri="http://schemas.openxmlformats.org/drawingml/2006/picture">
              <pic:pic>
                <pic:nvPicPr>
                  <pic:cNvPr descr="Virtual Internships || Skill Wallet || SmartInternz" id="0" name="image1.png"/>
                  <pic:cNvPicPr preferRelativeResize="0"/>
                </pic:nvPicPr>
                <pic:blipFill>
                  <a:blip r:embed="rId1"/>
                  <a:srcRect b="0" l="0" r="0" t="0"/>
                  <a:stretch>
                    <a:fillRect/>
                  </a:stretch>
                </pic:blipFill>
                <pic:spPr>
                  <a:xfrm>
                    <a:off x="0" y="0"/>
                    <a:ext cx="1204283" cy="35771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4777740</wp:posOffset>
          </wp:positionH>
          <wp:positionV relativeFrom="paragraph">
            <wp:posOffset>-91439</wp:posOffset>
          </wp:positionV>
          <wp:extent cx="1468522" cy="467082"/>
          <wp:effectExtent b="0" l="0" r="0" t="0"/>
          <wp:wrapNone/>
          <wp:docPr descr="APSCHE - SmartInternz" id="2018781232" name="image5.png"/>
          <a:graphic>
            <a:graphicData uri="http://schemas.openxmlformats.org/drawingml/2006/picture">
              <pic:pic>
                <pic:nvPicPr>
                  <pic:cNvPr descr="APSCHE - SmartInternz" id="0" name="image5.png"/>
                  <pic:cNvPicPr preferRelativeResize="0"/>
                </pic:nvPicPr>
                <pic:blipFill>
                  <a:blip r:embed="rId2"/>
                  <a:srcRect b="0" l="0" r="0" t="0"/>
                  <a:stretch>
                    <a:fillRect/>
                  </a:stretch>
                </pic:blipFill>
                <pic:spPr>
                  <a:xfrm>
                    <a:off x="0" y="0"/>
                    <a:ext cx="1468522" cy="46708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IN"/>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A971B2"/>
    <w:pPr>
      <w:tabs>
        <w:tab w:val="center" w:pos="4513"/>
        <w:tab w:val="right" w:pos="9026"/>
      </w:tabs>
      <w:spacing w:after="0" w:line="240" w:lineRule="auto"/>
    </w:pPr>
  </w:style>
  <w:style w:type="character" w:styleId="HeaderChar" w:customStyle="1">
    <w:name w:val="Header Char"/>
    <w:basedOn w:val="DefaultParagraphFont"/>
    <w:link w:val="Header"/>
    <w:uiPriority w:val="99"/>
    <w:rsid w:val="00A971B2"/>
  </w:style>
  <w:style w:type="paragraph" w:styleId="Footer">
    <w:name w:val="footer"/>
    <w:basedOn w:val="Normal"/>
    <w:link w:val="FooterChar"/>
    <w:uiPriority w:val="99"/>
    <w:unhideWhenUsed w:val="1"/>
    <w:rsid w:val="00A971B2"/>
    <w:pPr>
      <w:tabs>
        <w:tab w:val="center" w:pos="4513"/>
        <w:tab w:val="right" w:pos="9026"/>
      </w:tabs>
      <w:spacing w:after="0" w:line="240" w:lineRule="auto"/>
    </w:pPr>
  </w:style>
  <w:style w:type="character" w:styleId="FooterChar" w:customStyle="1">
    <w:name w:val="Footer Char"/>
    <w:basedOn w:val="DefaultParagraphFont"/>
    <w:link w:val="Footer"/>
    <w:uiPriority w:val="99"/>
    <w:rsid w:val="00A971B2"/>
  </w:style>
  <w:style w:type="character" w:styleId="Hyperlink">
    <w:name w:val="Hyperlink"/>
    <w:basedOn w:val="DefaultParagraphFont"/>
    <w:uiPriority w:val="99"/>
    <w:unhideWhenUsed w:val="1"/>
    <w:rsid w:val="00326CAF"/>
    <w:rPr>
      <w:color w:val="467886" w:themeColor="hyperlink"/>
      <w:u w:val="single"/>
    </w:rPr>
  </w:style>
  <w:style w:type="character" w:styleId="UnresolvedMention">
    <w:name w:val="Unresolved Mention"/>
    <w:basedOn w:val="DefaultParagraphFont"/>
    <w:uiPriority w:val="99"/>
    <w:semiHidden w:val="1"/>
    <w:unhideWhenUsed w:val="1"/>
    <w:rsid w:val="00326CAF"/>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1.png"/><Relationship Id="rId21" Type="http://schemas.openxmlformats.org/officeDocument/2006/relationships/image" Target="media/image15.png"/><Relationship Id="rId24" Type="http://schemas.openxmlformats.org/officeDocument/2006/relationships/image" Target="media/image7.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0.png"/><Relationship Id="rId25" Type="http://schemas.openxmlformats.org/officeDocument/2006/relationships/image" Target="media/image8.png"/><Relationship Id="rId28" Type="http://schemas.openxmlformats.org/officeDocument/2006/relationships/image" Target="media/image16.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hyperlink" Target="mailto:21131A1239@gvpce.ac.in" TargetMode="External"/><Relationship Id="rId8" Type="http://schemas.openxmlformats.org/officeDocument/2006/relationships/image" Target="media/image4.png"/><Relationship Id="rId11" Type="http://schemas.openxmlformats.org/officeDocument/2006/relationships/image" Target="media/image12.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6.png"/><Relationship Id="rId15" Type="http://schemas.openxmlformats.org/officeDocument/2006/relationships/image" Target="media/image14.png"/><Relationship Id="rId14" Type="http://schemas.openxmlformats.org/officeDocument/2006/relationships/image" Target="media/image17.png"/><Relationship Id="rId17" Type="http://schemas.openxmlformats.org/officeDocument/2006/relationships/image" Target="media/image13.png"/><Relationship Id="rId16" Type="http://schemas.openxmlformats.org/officeDocument/2006/relationships/image" Target="media/image22.jpg"/><Relationship Id="rId19" Type="http://schemas.openxmlformats.org/officeDocument/2006/relationships/image" Target="media/image19.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jNv52hvbVnP55npxn31VuPVTiQ==">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2024-10-29T02:18:00Z</dcterms:created>
  <dc:creator>vamsi krishna</dc:creator>
</cp:coreProperties>
</file>